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Gates Content Analysis Codebook Draft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Data: social media posts and snippets of transcripts from videos/podcasts of identified influencers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 (from scope):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[To] better understand... core topics, themes, narratives, sentiments, and rhetorical strategies used in communicating about masculinity.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content analysis will surface how different </w:t>
      </w:r>
      <w:r w:rsidDel="00000000" w:rsidR="00000000" w:rsidRPr="00000000">
        <w:rPr>
          <w:b w:val="1"/>
          <w:bCs w:val="1"/>
          <w:rtl w:val="0"/>
        </w:rPr>
        <w:t xml:space="preserve">narratives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themes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topics</w:t>
      </w:r>
      <w:r w:rsidDel="00000000" w:rsidR="00000000" w:rsidRPr="00000000">
        <w:rPr>
          <w:rtl w:val="0"/>
        </w:rPr>
        <w:t xml:space="preserve"> cluster together in the media outputs.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 discourse analyses … will be used to understand the </w:t>
      </w:r>
      <w:r w:rsidDel="00000000" w:rsidR="00000000" w:rsidRPr="00000000">
        <w:rPr>
          <w:b w:val="1"/>
          <w:bCs w:val="1"/>
          <w:rtl w:val="0"/>
        </w:rPr>
        <w:t xml:space="preserve">rhetorical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tactics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devices</w:t>
      </w:r>
      <w:r w:rsidDel="00000000" w:rsidR="00000000" w:rsidRPr="00000000">
        <w:rPr>
          <w:rtl w:val="0"/>
        </w:rPr>
        <w:t xml:space="preserve"> used to convince and engage audiences.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Content ID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Content Text / Description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content start with an attention-getter? Y/N</w:t>
      </w:r>
    </w:p>
    <w:p w:rsidR="00000000" w:rsidDel="00000000" w:rsidP="00000000" w:rsidRDefault="00000000" w:rsidRPr="00000000" w14:paraId="0000000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Attention-getter could be verbal or visual, such as video titles and/or captions. These visual attention-getters may include statements in all caps, statements with excessive exclamation points [list some examples, potentially include screenshot examples. Not needed if we decide to focus on verbal attention-getters only]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yes, what kind of attention-getting strategies does it use? Choose all that apply.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Compelling question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Humor / sarcasm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Shares something violent / gross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Shares something sexual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Shares something surprising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 a news headline or social media trend as opener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commentRangeStart w:id="0"/>
      <w:commentRangeStart w:id="1"/>
      <w:r w:rsidDel="00000000" w:rsidR="00000000" w:rsidRPr="00000000">
        <w:rPr>
          <w:rtl w:val="0"/>
        </w:rPr>
        <w:t xml:space="preserve">Interesting visual / meme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______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is/are the primary topic(s) of the content? Choose all that apply.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Dating/marriage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Friends/socializing</w:t>
      </w:r>
      <w:commentRangeStart w:id="2"/>
      <w:commentRangeStart w:id="3"/>
      <w:commentRangeStart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Family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/children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Money/status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Fitness/self-improvement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Mental health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commentRangeStart w:id="5"/>
      <w:r w:rsidDel="00000000" w:rsidR="00000000" w:rsidRPr="00000000">
        <w:rPr>
          <w:rtl w:val="0"/>
        </w:rPr>
        <w:t xml:space="preserve">Gender issues (e.g., equality)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 issues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(e.g., corruption)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Religion/morality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Gaming/technology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</w:t>
        <w:tab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Characterize the type of content.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Interview/conversational content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commentRangeStart w:id="6"/>
      <w:commentRangeStart w:id="7"/>
      <w:commentRangeStart w:id="8"/>
      <w:r w:rsidDel="00000000" w:rsidR="00000000" w:rsidRPr="00000000">
        <w:rPr>
          <w:rtl w:val="0"/>
        </w:rPr>
        <w:t xml:space="preserve">Motivational/self-help content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Commentary/reaction content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commentRangeStart w:id="9"/>
      <w:commentRangeStart w:id="10"/>
      <w:commentRangeStart w:id="11"/>
      <w:r w:rsidDel="00000000" w:rsidR="00000000" w:rsidRPr="00000000">
        <w:rPr>
          <w:rtl w:val="0"/>
        </w:rPr>
        <w:t xml:space="preserve">Does this content address masculinity / gender norms? 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Yes, explicitly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Yes, implicitly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yes, how would you characterize the type of masculinity or gender norms addressed?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commentRangeStart w:id="12"/>
      <w:commentRangeStart w:id="13"/>
      <w:commentRangeStart w:id="14"/>
      <w:commentRangeStart w:id="15"/>
      <w:r w:rsidDel="00000000" w:rsidR="00000000" w:rsidRPr="00000000">
        <w:rPr>
          <w:rtl w:val="0"/>
        </w:rPr>
        <w:t xml:space="preserve">More regressive / traditional / restrictive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progressive / equitable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  <w:t xml:space="preserve"> / expansive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yes, does the content address what men should do or be in society? Y/N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yes, what does the content indicate men do or need to do? Choose all that apply.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dominate/lead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provide/succeed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are disadvantaged/victims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improve themselves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be fully self-reliant 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be emotionally open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not show emotions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 need to be equal partners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Mixed/unclear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problem is being identified in the content? Choose all that apply.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Kenyan or Nigerian political/social problems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Western political/social influence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Women/feminism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Men’s behavior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Economic/status pressure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Mental health/emotional struggle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clear problem is identified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__________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solution is being proposed? Choose all that apply.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 or political change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Assert dominance/control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Improve wealth/status 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self-discipline/fitness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emotional growth/healing 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commentRangeStart w:id="16"/>
      <w:r w:rsidDel="00000000" w:rsidR="00000000" w:rsidRPr="00000000">
        <w:rPr>
          <w:rtl w:val="0"/>
        </w:rPr>
        <w:t xml:space="preserve">More equality/respect 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  <w:t xml:space="preserve">for men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ins w:author="Soraya Giaccardi" w:id="0" w:date="2026-04-08T18:05:30Z"/>
        </w:rPr>
      </w:pPr>
      <w:commentRangeStart w:id="17"/>
      <w:r w:rsidDel="00000000" w:rsidR="00000000" w:rsidRPr="00000000">
        <w:rPr>
          <w:rtl w:val="0"/>
        </w:rPr>
        <w:t xml:space="preserve">More equality/respect 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  <w:t xml:space="preserve">for women</w:t>
      </w:r>
      <w:ins w:author="Soraya Giaccardi" w:id="0" w:date="2026-04-08T18:05:30Z">
        <w:commentRangeStart w:id="18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  <w:t xml:space="preserve">Building community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clear solution 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would you characterize the communication mode of this content? Choose all that apply.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Advice/instruction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 story 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Commentary/opinion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Debate/argument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Humor/satire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commentRangeStart w:id="19"/>
      <w:commentRangeStart w:id="20"/>
      <w:r w:rsidDel="00000000" w:rsidR="00000000" w:rsidRPr="00000000">
        <w:rPr>
          <w:rtl w:val="0"/>
        </w:rPr>
        <w:t xml:space="preserve">Motivational speech</w:t>
      </w:r>
      <w:commentRangeEnd w:id="19"/>
      <w:r w:rsidDel="00000000" w:rsidR="00000000" w:rsidRPr="00000000">
        <w:commentReference w:id="19"/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News/telling facts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______</w:t>
        <w:tab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the content support its claims or messages? 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Generalizations about men/women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u w:val="none"/>
        </w:rPr>
      </w:pPr>
      <w:commentRangeStart w:id="21"/>
      <w:commentRangeStart w:id="22"/>
      <w:r w:rsidDel="00000000" w:rsidR="00000000" w:rsidRPr="00000000">
        <w:rPr>
          <w:rtl w:val="0"/>
        </w:rPr>
        <w:t xml:space="preserve">Personal experience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Stories about men/women</w:t>
      </w:r>
      <w:commentRangeEnd w:id="21"/>
      <w:r w:rsidDel="00000000" w:rsidR="00000000" w:rsidRPr="00000000">
        <w:commentReference w:id="21"/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Cultural/social observations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Facts/statistics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Moral/religious claims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Mixed</w:t>
        <w:tab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support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are the claims justified? 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justification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Anecdotal examples 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Presented as common sense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References data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References religion/tradition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References external sources, such as other influencers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commentRangeStart w:id="23"/>
      <w:commentRangeStart w:id="24"/>
      <w:r w:rsidDel="00000000" w:rsidR="00000000" w:rsidRPr="00000000">
        <w:rPr>
          <w:rtl w:val="0"/>
        </w:rPr>
        <w:t xml:space="preserve">What is the general sentiment toward men?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 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Mixed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general sentiment toward women?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Mixed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general sentiment toward traditional gender norms?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Mixed</w:t>
      </w:r>
      <w:commentRangeEnd w:id="23"/>
      <w:r w:rsidDel="00000000" w:rsidR="00000000" w:rsidRPr="00000000">
        <w:commentReference w:id="23"/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content use fear or threat to help drive the message home? 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Somewhat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  <w:tab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content include any calls to action to the audience? Y/N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yes, what kinds of calls to action are included? Choose all that apply.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for audience to like the content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for audience to share the content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for audience to follow the speaker on social media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for men to follow more traditional gender norms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Calls for men to follow more equitable gender norms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Calls for women to follow more traditional gender norms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Calls for women to follow more equitable gender norms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for politicians or social figures to do something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for audience to vote in a different way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hanna Blakley" w:id="18" w:date="2026-04-09T22:17:23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"Building community" would do it?</w:t>
      </w:r>
    </w:p>
  </w:comment>
  <w:comment w:author="Soraya Giaccardi" w:id="6" w:date="2026-04-08T17:36:15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2 feel more thematic (like the item above) while options a and d are more about the platform/medium</w:t>
      </w:r>
    </w:p>
  </w:comment>
  <w:comment w:author="Johanna Blakley" w:id="7" w:date="2026-04-09T22:03:16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agree!</w:t>
      </w:r>
    </w:p>
  </w:comment>
  <w:comment w:author="Ksenia Korobkova" w:id="8" w:date="2026-04-13T18:41:48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Edited slightly</w:t>
      </w:r>
    </w:p>
  </w:comment>
  <w:comment w:author="Johanna Blakley" w:id="16" w:date="2026-04-09T22:15:56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men or for women? this one could be confusing since many will say that men don't get respect and aren't treated equally to women</w:t>
      </w:r>
    </w:p>
  </w:comment>
  <w:comment w:author="Johanna Blakley" w:id="17" w:date="2026-04-09T22:15:56Z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men or for women? this one could be confusing since many will say that men don't get respect and aren't treated equally to women</w:t>
      </w:r>
    </w:p>
  </w:comment>
  <w:comment w:author="Johanna Blakley" w:id="21" w:date="2026-04-09T22:20:35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wouldn't describe these as claims. I expect an influencer would use one of these in order to make claims that could be categorized with the other items</w:t>
      </w:r>
    </w:p>
  </w:comment>
  <w:comment w:author="Ksenia Korobkova" w:id="22" w:date="2026-04-10T00:05:52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about: support for claims/messages?</w:t>
      </w:r>
    </w:p>
  </w:comment>
  <w:comment w:author="Johanna Blakley" w:id="5" w:date="2026-04-09T22:02:13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totally see why you clustered these but I worry that coders will have trouble separating Gender from Dating/Marriage. Also, it may be confusing at the end if a lot of the material coded f includes horrific misogynist messages mixed with comments on poverty, political corruption, and other social issues.</w:t>
      </w:r>
    </w:p>
  </w:comment>
  <w:comment w:author="Soraya Giaccardi" w:id="9" w:date="2026-04-08T17:40:19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explicitly? i think this one may be challenging bc a lot of content will implicitly promote gender norms.</w:t>
      </w:r>
    </w:p>
  </w:comment>
  <w:comment w:author="Soraya Giaccardi" w:id="10" w:date="2026-04-08T17:58:23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an alternative option is to list themes that are tied to masculinity/gender norms for coders to select (but more specific than the broad themes in question #3) 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 the broad theme could be dating/relationships, but the specific ways that speak to reinforcing traditional roles could include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--advice for increasing the number of sexual partners 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--advice for avoiding "entrapment" (google "Men Going Their Own Way")</w:t>
      </w:r>
    </w:p>
  </w:comment>
  <w:comment w:author="Ksenia Korobkova" w:id="11" w:date="2026-04-08T18:01:04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pulling content from masculinity influencers and using specific gender-related keywords to generate the relevant dataset (https://docs.google.com/spreadsheets/d/1fn25XB-b6ZHmilG-nEQ4XxhuEEP2x53aPOXcoZhFPlM/edit?usp=sharing) so most of the time it should be explicit. However, some of the time, it will be implicit so your suggestions are very needed to capture this dynamic.</w:t>
      </w:r>
    </w:p>
  </w:comment>
  <w:comment w:author="Soraya Giaccardi" w:id="2" w:date="2026-04-08T17:33:36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feel like marriage and family should be separate (though likely co-occurring). Should marriage be it's own category, or be part of dating/relationships?</w:t>
      </w:r>
    </w:p>
  </w:comment>
  <w:comment w:author="Johanna Blakley" w:id="3" w:date="2026-04-09T21:58:18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yeah -- the categories might be more clear if they are Dating/Marriage and then Family. You could consider replacing "relationships" with  Friends/Socializing  (which I recall as a frequent topic - i.e., don't hang out with X or Y, or "here I am with my cool homies!)</w:t>
      </w:r>
    </w:p>
  </w:comment>
  <w:comment w:author="Ksenia Korobkova" w:id="4" w:date="2026-04-10T00:00:18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these!</w:t>
      </w:r>
    </w:p>
  </w:comment>
  <w:comment w:author="Soraya Giaccardi" w:id="23" w:date="2026-04-08T18:11:44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these answered by coders or LLM?</w:t>
      </w:r>
    </w:p>
  </w:comment>
  <w:comment w:author="Ksenia Korobkova" w:id="24" w:date="2026-04-08T18:18:04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- so we will capture how much agreement there is with this item.</w:t>
      </w:r>
    </w:p>
  </w:comment>
  <w:comment w:author="Soraya Giaccardi" w:id="0" w:date="2026-04-08T17:32:34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would be great if coders could save screenshots of these--will be helpful illustrations in final deliverable/presentations</w:t>
      </w:r>
    </w:p>
  </w:comment>
  <w:comment w:author="Ksenia Korobkova" w:id="1" w:date="2026-04-08T17:58:52Z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probably something the engineers/we can pull. Coders will probably have access to 1-2para transcripts or social media posts/tweets (Xes?) rather than a video podcast.</w:t>
      </w:r>
    </w:p>
  </w:comment>
  <w:comment w:author="Soraya Giaccardi" w:id="12" w:date="2026-04-08T18:00:41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unsure about the regressive/progressive language. what about restrictive vs expansive?</w:t>
      </w:r>
    </w:p>
  </w:comment>
  <w:comment w:author="Ksenia Korobkova" w:id="13" w:date="2026-04-08T18:40:18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Adding-- we'll need to define such terms clearly</w:t>
      </w:r>
    </w:p>
  </w:comment>
  <w:comment w:author="Soraya Giaccardi" w:id="14" w:date="2026-04-10T05:09:52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recruit coders from gender studies!</w:t>
      </w:r>
    </w:p>
  </w:comment>
  <w:comment w:author="Ksenia Korobkova" w:id="15" w:date="2026-04-13T18:45:11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Agreed to the extent possible. I'm going to work on another document with lots of examples and maybe a short reading that will help coders classify content -- ideas v welcome</w:t>
      </w:r>
    </w:p>
  </w:comment>
  <w:comment w:author="Johanna Blakley" w:id="19" w:date="2026-04-09T22:18:09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might overlap with Advice/instruction a lot</w:t>
      </w:r>
    </w:p>
  </w:comment>
  <w:comment w:author="Ksenia Korobkova" w:id="20" w:date="2026-04-10T00:03:24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do "choose all that apply here"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ill San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ill Sans" w:cs="Gill Sans" w:eastAsia="Gill Sans" w:hAnsi="Gill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29" w:lineRule="auto"/>
      <w:ind w:right="41"/>
      <w:jc w:val="center"/>
    </w:pPr>
    <w:rPr>
      <w:rFonts w:ascii="Gill Sans" w:cs="Gill Sans" w:eastAsia="Gill Sans" w:hAnsi="Gill San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29" w:lineRule="auto"/>
      <w:ind w:right="41"/>
    </w:pPr>
    <w:rPr>
      <w:rFonts w:ascii="Gill Sans" w:cs="Gill Sans" w:eastAsia="Gill Sans" w:hAnsi="Gill Sans"/>
      <w:b w:val="1"/>
      <w:bCs w:val="1"/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29" w:lineRule="auto"/>
      <w:ind w:left="1440" w:right="41" w:hanging="360"/>
    </w:pPr>
    <w:rPr>
      <w:rFonts w:ascii="Nunito" w:cs="Nunito" w:eastAsia="Nunito" w:hAnsi="Nunito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GillSans-regular.ttf"/><Relationship Id="rId6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